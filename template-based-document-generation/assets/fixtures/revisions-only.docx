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Client agreement</w:t>
      </w:r>
    </w:p>
    <w:p>
      <w:r>
        <w:t xml:space="preserve">The fee is </w:t>
      </w:r>
      <w:ins w:id="1" w:author="Reviewer" w:date="2026-09-07T00:00:00Z">
        <w:r>
          <w:t xml:space="preserve">now </w:t>
        </w:r>
      </w:ins>
      <w:del w:id="2" w:author="Reviewer" w:date="2026-09-07T00:00:00Z">
        <w:r>
          <w:delText>previously </w:delText>
        </w:r>
      </w:del>
      <w:r>
        <w:t>payable monthly.</w:t>
      </w:r>
    </w:p>
    <w:p>
      <w:r>
        <w:t>Client: {{ client_name }}</w:t>
      </w:r>
    </w:p>
    <w:p>
      <w:pPr>
        <w:rPr>
          <w:ins w:id="3" w:author="Reviewer" w:date="2026-09-07T00:00:00Z"/>
        </w:rPr>
      </w:pPr>
      <w:r>
        <w:t>Added clause for {{ client_name }}</w:t>
      </w:r>
    </w:p>
    <w:sectPr>
      <w:headerReference w:type="default" r:id="rId3"/>
      <w:footerReference w:type="default" r:id="rId4"/>
      <w:pgSz w:w="11906" w:h="16838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>Page footer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r>
      <w:t>Confidential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rPr>
      <w:b/>
      <w:sz w:val="40"/>
    </w:rPr>
  </w:style>
  <w:style w:type="paragraph" w:styleId="Heading2">
    <w:name w:val="heading 2"/>
    <w:basedOn w:val="Normal"/>
    <w:rPr>
      <w:b/>
      <w:sz w:val="26"/>
    </w:rPr>
  </w:style>
  <w:style w:type="paragraph" w:styleId="ListParagraph">
    <w:name w:val="List Paragraph"/>
    <w:basedOn w:val="Normal"/>
    <w:pPr>
      <w:ind w:left="720"/>
    </w:pPr>
  </w:style>
  <w:style w:type="character" w:styleId="Hyperlink">
    <w:name w:val="Hyperlink"/>
    <w:rPr>
      <w:color w:val="0563C1"/>
      <w:u w:val="single"/>
    </w:rPr>
  </w:style>
  <w:style w:type="character" w:styleId="PlaceholderText">
    <w:name w:val="Placeholder Text"/>
    <w:rPr>
      <w:color w:val="808080"/>
    </w:rPr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tblPr>
      <w:tblCellMar>
        <w:left w:w="108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fill-word-template fixtures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fill-word-template fixture</dc:title>
  <dc:creator>fill-word-template</dc:creator>
  <dcterms:created xsi:type="dcterms:W3CDTF">2026-09-07T00:00:00Z</dcterms:created>
  <dcterms:modified xsi:type="dcterms:W3CDTF">2026-09-07T00:00:00Z</dcterms:modified>
</cp:coreProperties>
</file>